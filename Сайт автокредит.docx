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6B73A">
      <w:pPr>
        <w:pStyle w:val="17"/>
        <w:keepNext w:val="0"/>
        <w:keepLines w:val="0"/>
        <w:widowControl/>
        <w:suppressLineNumbers w:val="0"/>
        <w:rPr>
          <w:ins w:id="0" w:author="dom" w:date="2025-12-06T20:51:58Z"/>
        </w:rPr>
      </w:pPr>
      <w:del w:id="1" w:author="dom" w:date="2025-12-06T20:51:53Z">
        <w:r>
          <w:rPr/>
          <w:delText xml:space="preserve">1. </w:delText>
        </w:r>
      </w:del>
      <w:r>
        <w:t>Главная страница</w:t>
      </w:r>
      <w:bookmarkStart w:id="0" w:name="_GoBack"/>
      <w:bookmarkEnd w:id="0"/>
      <w:r>
        <w:br w:type="textWrapping"/>
      </w:r>
      <w:r>
        <w:br w:type="textWrapping"/>
      </w:r>
      <w:r>
        <w:t>Дизайн основного</w:t>
      </w:r>
      <w:r>
        <w:br w:type="textWrapping"/>
      </w:r>
      <w:r>
        <w:br w:type="textWrapping"/>
      </w:r>
      <w:r>
        <w:t>Юридическая Компания «Гранд»</w:t>
      </w:r>
      <w:ins w:id="2" w:author="dom" w:date="2025-12-06T20:51:46Z">
        <w:r>
          <w:rPr>
            <w:rFonts w:hint="default"/>
            <w:lang w:val="ru-RU"/>
          </w:rPr>
          <w:t xml:space="preserve"> </w:t>
        </w:r>
      </w:ins>
      <w:ins w:id="3" w:author="dom" w:date="2025-12-06T20:51:58Z">
        <w:r>
          <w:rPr>
            <w:rFonts w:hint="default"/>
            <w:lang w:val="ru-RU"/>
          </w:rPr>
          <w:t xml:space="preserve"> </w:t>
        </w:r>
      </w:ins>
      <w:ins w:id="4" w:author="dom" w:date="2025-12-06T20:51:58Z">
        <w:r>
          <w:rPr/>
          <w:t>https://urgrand.ru/</w:t>
        </w:r>
      </w:ins>
    </w:p>
    <w:p w14:paraId="6272A2E7">
      <w:pPr>
        <w:numPr>
          <w:ilvl w:val="-1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pPrChange w:id="5" w:author="dom" w:date="2025-12-06T20:51:59Z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</w:pPr>
        </w:pPrChange>
      </w:pPr>
      <w:r>
        <w:br w:type="textWrapping"/>
      </w:r>
      <w:r>
        <w:br w:type="textWrapping"/>
      </w:r>
      <w:r>
        <w:t>ВЕРНЕМ ДЕНЬГИ ЗА НАВЯЗАННЫЕ УСЛУГИ, СТРАХОВКИ И КОМИССИИ ПО АВТОКРЕДИТУ</w:t>
      </w:r>
      <w:r>
        <w:br w:type="textWrapping"/>
      </w:r>
      <w:r>
        <w:br w:type="textWrapping"/>
      </w:r>
      <w:r>
        <w:t>- Без предоплат</w:t>
      </w:r>
      <w:r>
        <w:br w:type="textWrapping"/>
      </w:r>
      <w:r>
        <w:t>- Работаем по всей России</w:t>
      </w:r>
      <w:r>
        <w:br w:type="textWrapping"/>
      </w:r>
      <w:r>
        <w:t>- Сохранение процентной ставки</w:t>
      </w:r>
      <w:del w:id="6" w:author="Ленар Kska" w:date="2025-12-04T09:24:00Z">
        <w:r>
          <w:rPr/>
          <w:delText>?</w:delText>
        </w:r>
      </w:del>
      <w:ins w:id="7" w:author="Алмаз Хайруллин" w:date="2025-12-03T18:49:00Z">
        <w:del w:id="8" w:author="Ленар Kska" w:date="2025-12-04T09:24:00Z">
          <w:r>
            <w:rPr/>
            <w:delText xml:space="preserve"> Ок</w:delText>
          </w:r>
        </w:del>
      </w:ins>
      <w:ins w:id="9" w:author="Алмаз Хайруллин" w:date="2025-12-03T18:49:00Z">
        <w:r>
          <w:rPr/>
          <w:t xml:space="preserve"> </w:t>
        </w:r>
      </w:ins>
      <w:r>
        <w:br w:type="textWrapping"/>
      </w:r>
      <w:r>
        <w:t>- Сохранение скидки от автосалона</w:t>
      </w:r>
      <w:del w:id="10" w:author="Ленар Kska" w:date="2025-12-04T09:24:00Z">
        <w:r>
          <w:rPr/>
          <w:delText>?</w:delText>
        </w:r>
      </w:del>
      <w:ins w:id="11" w:author="Алмаз Хайруллин" w:date="2025-12-03T18:49:00Z">
        <w:del w:id="12" w:author="Ленар Kska" w:date="2025-12-04T09:24:00Z">
          <w:r>
            <w:rPr/>
            <w:delText xml:space="preserve"> Ок </w:delText>
          </w:r>
        </w:del>
      </w:ins>
    </w:p>
    <w:p w14:paraId="271F0B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CFDB0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Ссылка на основной сайт</w:t>
      </w:r>
      <w:ins w:id="13" w:author="Алмаз Хайруллин" w:date="2025-12-03T18:49:00Z">
        <w:r>
          <w:rPr/>
          <w:t xml:space="preserve"> (</w:t>
        </w:r>
      </w:ins>
      <w:ins w:id="14" w:author="Алмаз Хайруллин" w:date="2025-12-03T18:49:00Z">
        <w:del w:id="15" w:author="Ленар Kska" w:date="2025-12-04T09:24:00Z">
          <w:r>
            <w:rPr/>
            <w:delText xml:space="preserve">тут </w:delText>
          </w:r>
        </w:del>
      </w:ins>
      <w:ins w:id="16" w:author="Алмаз Хайруллин" w:date="2025-12-03T18:50:00Z">
        <w:del w:id="17" w:author="Ленар Kska" w:date="2025-12-04T09:24:00Z">
          <w:r>
            <w:rPr/>
            <w:delText xml:space="preserve">вот под сомнением, или тогда уж написать, что </w:delText>
          </w:r>
        </w:del>
      </w:ins>
      <w:ins w:id="18" w:author="Алмаз Хайруллин" w:date="2025-12-03T18:50:00Z">
        <w:r>
          <w:rPr/>
          <w:t>услуги оказывает юридическая фирма гранд</w:t>
        </w:r>
      </w:ins>
      <w:ins w:id="19" w:author="Ленар Kska" w:date="2025-12-04T09:24:00Z">
        <w:r>
          <w:rPr/>
          <w:t>)</w:t>
        </w:r>
      </w:ins>
      <w:ins w:id="20" w:author="Ленар Kska" w:date="2025-12-04T09:52:00Z">
        <w:r>
          <w:rPr/>
          <w:t xml:space="preserve"> https://urgrand.ru/ </w:t>
        </w:r>
      </w:ins>
      <w:ins w:id="21" w:author="Алмаз Хайруллин" w:date="2025-12-03T18:50:00Z">
        <w:del w:id="22" w:author="Ленар Kska" w:date="2025-12-04T09:24:00Z">
          <w:r>
            <w:rPr/>
            <w:delText xml:space="preserve">_ </w:delText>
          </w:r>
        </w:del>
      </w:ins>
    </w:p>
    <w:p w14:paraId="5B7617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AA939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ins w:id="23" w:author="Ленар Kska" w:date="2025-12-04T09:38:00Z"/>
        </w:rPr>
      </w:pPr>
      <w:r>
        <w:t>Логотип тоже из основного</w:t>
      </w:r>
      <w:ins w:id="24" w:author="Алмаз Хайруллин" w:date="2025-12-03T18:50:00Z">
        <w:r>
          <w:rPr/>
          <w:t xml:space="preserve"> </w:t>
        </w:r>
      </w:ins>
      <w:r>
        <w:br w:type="textWrapping"/>
      </w:r>
      <w:r>
        <w:br w:type="textWrapping"/>
      </w:r>
      <w:r>
        <w:t>Контакты</w:t>
      </w:r>
      <w:r>
        <w:br w:type="textWrapping"/>
      </w:r>
      <w:r>
        <w:br w:type="textWrapping"/>
      </w:r>
      <w:r>
        <w:t>Кнопка заказать звонок</w:t>
      </w:r>
      <w:r>
        <w:br w:type="textWrapping"/>
      </w:r>
      <w:r>
        <w:br w:type="textWrapping"/>
      </w:r>
      <w:ins w:id="25" w:author="Ленар Kska" w:date="2025-12-04T09:38:00Z">
        <w:r>
          <w:rPr/>
          <w:t>2. Блок</w:t>
        </w:r>
      </w:ins>
      <w:ins w:id="26" w:author="Ленар Kska" w:date="2025-12-04T09:38:00Z">
        <w:r>
          <w:rPr>
            <w:lang w:val="ru-RU"/>
            <w:rPrChange w:id="27" w:author="Ленар Kska" w:date="2025-12-04T09:39:00Z">
              <w:rPr>
                <w:lang w:val="en-US"/>
              </w:rPr>
            </w:rPrChange>
          </w:rPr>
          <w:t>/</w:t>
        </w:r>
      </w:ins>
      <w:ins w:id="28" w:author="Ленар Kska" w:date="2025-12-04T09:38:00Z">
        <w:r>
          <w:rPr/>
          <w:t>полоса с логотипами банков, как на с</w:t>
        </w:r>
      </w:ins>
      <w:ins w:id="29" w:author="Ленар Kska" w:date="2025-12-04T09:39:00Z">
        <w:r>
          <w:rPr/>
          <w:t>айтах конкурентов</w:t>
        </w:r>
      </w:ins>
    </w:p>
    <w:p w14:paraId="073D94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ins w:id="30" w:author="Ленар Kska" w:date="2025-12-04T09:38:00Z"/>
        </w:rPr>
      </w:pPr>
    </w:p>
    <w:p w14:paraId="3C9B76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ins w:id="31" w:author="Ленар Kska" w:date="2025-12-04T09:43:00Z"/>
        </w:rPr>
      </w:pPr>
      <w:r>
        <w:br w:type="textWrapping"/>
      </w:r>
      <w:del w:id="32" w:author="Ленар Kska" w:date="2025-12-04T09:39:00Z">
        <w:r>
          <w:rPr/>
          <w:delText>2</w:delText>
        </w:r>
      </w:del>
      <w:ins w:id="33" w:author="Ленар Kska" w:date="2025-12-04T09:39:00Z">
        <w:r>
          <w:rPr/>
          <w:t>3</w:t>
        </w:r>
      </w:ins>
      <w:r>
        <w:t>. Дальше краткая анкета, форма для обратной связи в конце</w:t>
      </w:r>
      <w:ins w:id="34" w:author="Ленар Kska" w:date="2025-12-04T09:39:00Z">
        <w:r>
          <w:rPr/>
          <w:t xml:space="preserve"> (</w:t>
        </w:r>
      </w:ins>
      <w:ins w:id="35" w:author="Ленар Kska" w:date="2025-12-04T09:40:00Z">
        <w:r>
          <w:rPr/>
          <w:t xml:space="preserve">кроме заявки в Битрикс, </w:t>
        </w:r>
      </w:ins>
      <w:ins w:id="36" w:author="Ленар Kska" w:date="2025-12-04T09:39:00Z">
        <w:r>
          <w:rPr/>
          <w:t xml:space="preserve">сделать обратную связь еще на </w:t>
        </w:r>
      </w:ins>
      <w:ins w:id="37" w:author="Ленар Kska" w:date="2025-12-04T09:39:00Z">
        <w:r>
          <w:rPr>
            <w:lang w:val="en-US"/>
          </w:rPr>
          <w:t>whatsapp</w:t>
        </w:r>
      </w:ins>
      <w:ins w:id="38" w:author="Ленар Kska" w:date="2025-12-04T09:39:00Z">
        <w:r>
          <w:rPr>
            <w:lang w:val="ru-RU"/>
            <w:rPrChange w:id="39" w:author="Ленар Kska" w:date="2025-12-04T09:39:00Z">
              <w:rPr>
                <w:lang w:val="en-US"/>
              </w:rPr>
            </w:rPrChange>
          </w:rPr>
          <w:t xml:space="preserve"> </w:t>
        </w:r>
      </w:ins>
      <w:ins w:id="40" w:author="Ленар Kska" w:date="2025-12-04T09:39:00Z">
        <w:r>
          <w:rPr/>
          <w:t>и телеграмм)</w:t>
        </w:r>
      </w:ins>
      <w:r>
        <w:t xml:space="preserve"> </w:t>
      </w:r>
      <w:r>
        <w:br w:type="textWrapping"/>
      </w:r>
      <w:r>
        <w:t xml:space="preserve">- </w:t>
      </w:r>
      <w:del w:id="41" w:author="Ленар Kska" w:date="2025-12-04T09:40:00Z">
        <w:r>
          <w:rPr/>
          <w:delText>До 30 дней и т. п.</w:delText>
        </w:r>
      </w:del>
      <w:ins w:id="42" w:author="Ленар Kska" w:date="2025-12-04T09:40:00Z">
        <w:r>
          <w:rPr/>
          <w:t>Когда купили автомобиль? Пр</w:t>
        </w:r>
      </w:ins>
      <w:ins w:id="43" w:author="Ленар Kska" w:date="2025-12-04T09:41:00Z">
        <w:r>
          <w:rPr/>
          <w:t>ошло меньше 30 дней</w:t>
        </w:r>
      </w:ins>
      <w:ins w:id="44" w:author="Ленар Kska" w:date="2025-12-04T09:41:00Z">
        <w:r>
          <w:rPr>
            <w:lang w:val="ru-RU"/>
            <w:rPrChange w:id="45" w:author="Ленар Kska" w:date="2025-12-04T09:41:00Z">
              <w:rPr>
                <w:lang w:val="en-US"/>
              </w:rPr>
            </w:rPrChange>
          </w:rPr>
          <w:t>/</w:t>
        </w:r>
      </w:ins>
      <w:ins w:id="46" w:author="Ленар Kska" w:date="2025-12-04T09:41:00Z">
        <w:r>
          <w:rPr/>
          <w:t xml:space="preserve"> Прошло больше 30 дней</w:t>
        </w:r>
      </w:ins>
    </w:p>
    <w:p w14:paraId="2EACF2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ins w:id="47" w:author="Ленар Kska" w:date="2025-12-04T09:42:00Z"/>
        </w:rPr>
      </w:pPr>
      <w:ins w:id="48" w:author="Ленар Kska" w:date="2025-12-04T09:36:00Z">
        <w:r>
          <w:rPr/>
          <w:br w:type="textWrapping"/>
        </w:r>
      </w:ins>
      <w:ins w:id="49" w:author="Ленар Kska" w:date="2025-12-04T09:36:00Z">
        <w:r>
          <w:rPr/>
          <w:t xml:space="preserve">- </w:t>
        </w:r>
      </w:ins>
      <w:ins w:id="50" w:author="Ленар Kska" w:date="2025-12-04T09:43:00Z">
        <w:r>
          <w:rPr/>
          <w:t>Что вам навязали?</w:t>
        </w:r>
      </w:ins>
      <w:ins w:id="51" w:author="Ленар Kska" w:date="2025-12-04T09:37:00Z">
        <w:r>
          <w:rPr/>
          <w:t>:</w:t>
        </w:r>
      </w:ins>
    </w:p>
    <w:p w14:paraId="6F9326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ins w:id="52" w:author="Ленар Kska" w:date="2025-12-04T09:42:00Z"/>
        </w:rPr>
      </w:pPr>
      <w:ins w:id="53" w:author="Ленар Kska" w:date="2025-12-04T09:41:00Z">
        <w:r>
          <w:rPr/>
          <w:t xml:space="preserve">- </w:t>
        </w:r>
      </w:ins>
      <w:ins w:id="54" w:author="Ленар Kska" w:date="2025-12-04T09:46:00Z">
        <w:r>
          <w:rPr/>
          <w:t>Услуги, такие как «Назначь свою ставку» и т. п. при оформлении кредитного договора</w:t>
        </w:r>
      </w:ins>
      <w:ins w:id="55" w:author="Ленар Kska" w:date="2025-12-04T09:41:00Z">
        <w:r>
          <w:rPr/>
          <w:br w:type="textWrapping"/>
        </w:r>
      </w:ins>
      <w:ins w:id="56" w:author="Ленар Kska" w:date="2025-12-04T09:41:00Z">
        <w:r>
          <w:rPr/>
          <w:t>- Помощь на дорогах</w:t>
        </w:r>
      </w:ins>
      <w:ins w:id="57" w:author="Ленар Kska" w:date="2025-12-04T09:41:00Z">
        <w:r>
          <w:rPr/>
          <w:br w:type="textWrapping"/>
        </w:r>
      </w:ins>
      <w:ins w:id="58" w:author="Ленар Kska" w:date="2025-12-04T09:41:00Z">
        <w:r>
          <w:rPr/>
          <w:t>- Страхование (здоровье, потеря работы)</w:t>
        </w:r>
      </w:ins>
      <w:ins w:id="59" w:author="Ленар Kska" w:date="2025-12-04T09:41:00Z">
        <w:r>
          <w:rPr/>
          <w:br w:type="textWrapping"/>
        </w:r>
      </w:ins>
      <w:ins w:id="60" w:author="Ленар Kska" w:date="2025-12-04T09:41:00Z">
        <w:r>
          <w:rPr/>
          <w:t>- Доп гарантия на авто</w:t>
        </w:r>
      </w:ins>
      <w:ins w:id="61" w:author="Ленар Kska" w:date="2025-12-04T09:41:00Z">
        <w:r>
          <w:rPr/>
          <w:br w:type="textWrapping"/>
        </w:r>
      </w:ins>
      <w:ins w:id="62" w:author="Ленар Kska" w:date="2025-12-04T09:41:00Z">
        <w:r>
          <w:rPr/>
          <w:t>- Опционный договор (если заемщик не может выплатить займ, авто забирают по остатку задолженности)</w:t>
        </w:r>
      </w:ins>
      <w:ins w:id="63" w:author="Ленар Kska" w:date="2025-12-04T09:41:00Z">
        <w:r>
          <w:rPr/>
          <w:br w:type="textWrapping"/>
        </w:r>
      </w:ins>
      <w:ins w:id="64" w:author="Ленар Kska" w:date="2025-12-04T09:41:00Z">
        <w:r>
          <w:rPr/>
          <w:t>- Карты мед. и юр. Помощи</w:t>
        </w:r>
      </w:ins>
    </w:p>
    <w:p w14:paraId="42967F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ins w:id="65" w:author="Ленар Kska" w:date="2025-12-04T09:42:00Z"/>
        </w:rPr>
      </w:pPr>
    </w:p>
    <w:p w14:paraId="5C828C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del w:id="66" w:author="Ленар Kska" w:date="2025-12-04T09:42:00Z">
        <w:r>
          <w:rPr/>
          <w:br w:type="textWrapping"/>
        </w:r>
      </w:del>
      <w:r>
        <w:t>- Сумма кредита</w:t>
      </w:r>
    </w:p>
    <w:p w14:paraId="175A39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ins w:id="67" w:author="Алмаз Хайруллин" w:date="2025-12-03T18:51:00Z"/>
        </w:rPr>
      </w:pPr>
      <w:r>
        <w:t>-</w:t>
      </w:r>
      <w:ins w:id="68" w:author="Ленар Kska" w:date="2025-12-04T09:24:00Z">
        <w:r>
          <w:rPr/>
          <w:t xml:space="preserve"> К</w:t>
        </w:r>
      </w:ins>
      <w:del w:id="69" w:author="Ленар Kska" w:date="2025-12-04T09:24:00Z">
        <w:r>
          <w:rPr/>
          <w:delText>?</w:delText>
        </w:r>
      </w:del>
      <w:ins w:id="70" w:author="Алмаз Хайруллин" w:date="2025-12-03T18:51:00Z">
        <w:del w:id="71" w:author="Ленар Kska" w:date="2025-12-04T09:24:00Z">
          <w:r>
            <w:rPr/>
            <w:delText>к</w:delText>
          </w:r>
        </w:del>
      </w:ins>
      <w:ins w:id="72" w:author="Алмаз Хайруллин" w:date="2025-12-03T18:51:00Z">
        <w:r>
          <w:rPr/>
          <w:t>акой банк</w:t>
        </w:r>
      </w:ins>
      <w:ins w:id="73" w:author="Алмаз Хайруллин" w:date="2025-12-03T18:51:00Z">
        <w:del w:id="74" w:author="Ленар Kska" w:date="2025-12-04T09:25:00Z">
          <w:r>
            <w:rPr/>
            <w:delText xml:space="preserve"> и продавец</w:delText>
          </w:r>
        </w:del>
      </w:ins>
      <w:ins w:id="75" w:author="Алмаз Хайруллин" w:date="2025-12-03T18:51:00Z">
        <w:r>
          <w:rPr/>
          <w:t xml:space="preserve"> </w:t>
        </w:r>
      </w:ins>
    </w:p>
    <w:p w14:paraId="7EE9C5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del w:id="76" w:author="Ленар Kska" w:date="2025-12-04T09:25:00Z"/>
        </w:rPr>
      </w:pPr>
      <w:ins w:id="77" w:author="Алмаз Хайруллин" w:date="2025-12-03T18:51:00Z">
        <w:del w:id="78" w:author="Ленар Kska" w:date="2025-12-04T09:25:00Z">
          <w:r>
            <w:rPr/>
            <w:delText>- телефон и имя</w:delText>
          </w:r>
        </w:del>
      </w:ins>
    </w:p>
    <w:p w14:paraId="78AEFC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ins w:id="79" w:author="Ленар Kska" w:date="2025-12-04T09:25:00Z"/>
        </w:rPr>
      </w:pPr>
    </w:p>
    <w:p w14:paraId="7B60DA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DB7E9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del w:id="80" w:author="Ленар Kska" w:date="2025-12-04T09:47:00Z"/>
        </w:rPr>
      </w:pPr>
      <w:del w:id="81" w:author="Ленар Kska" w:date="2025-12-04T09:39:00Z">
        <w:r>
          <w:rPr/>
          <w:delText>3</w:delText>
        </w:r>
      </w:del>
      <w:ins w:id="82" w:author="Ленар Kska" w:date="2025-12-04T09:39:00Z">
        <w:r>
          <w:rPr/>
          <w:t>4</w:t>
        </w:r>
      </w:ins>
      <w:r>
        <w:t>. Наши услуги (направления):</w:t>
      </w:r>
      <w:del w:id="83" w:author="Ленар Kska" w:date="2025-12-04T09:25:00Z">
        <w:r>
          <w:rPr/>
          <w:delText xml:space="preserve"> ??</w:delText>
        </w:r>
      </w:del>
      <w:ins w:id="84" w:author="Алмаз Хайруллин" w:date="2025-12-03T18:56:00Z">
        <w:r>
          <w:rPr/>
          <w:t xml:space="preserve"> тут скорее надо написать, что это варианты при которых мы можем оказать услуги </w:t>
        </w:r>
      </w:ins>
      <w:r>
        <w:br w:type="textWrapping"/>
      </w:r>
      <w:r>
        <w:t>- Возврат навязанных услуг по автокредиту</w:t>
      </w:r>
      <w:r>
        <w:br w:type="textWrapping"/>
      </w:r>
      <w:r>
        <w:t>- Помощь на дорогах</w:t>
      </w:r>
      <w:r>
        <w:br w:type="textWrapping"/>
      </w:r>
      <w:r>
        <w:t>- Страхование (здоровье, потеря работы)</w:t>
      </w:r>
      <w:r>
        <w:br w:type="textWrapping"/>
      </w:r>
      <w:r>
        <w:t>- Доп гарантия на авто</w:t>
      </w:r>
      <w:r>
        <w:br w:type="textWrapping"/>
      </w:r>
      <w:r>
        <w:t>- Опционный договор (если заемщик не может выплатить займ, авто забирают по остатку задолженности)</w:t>
      </w:r>
      <w:r>
        <w:br w:type="textWrapping"/>
      </w:r>
      <w:r>
        <w:t xml:space="preserve">- Карты мед. и юр. помощи </w:t>
      </w:r>
      <w:del w:id="85" w:author="Ленар Kska" w:date="2025-12-04T09:47:00Z">
        <w:r>
          <w:rPr/>
          <w:br w:type="textWrapping"/>
        </w:r>
      </w:del>
    </w:p>
    <w:p w14:paraId="239728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del w:id="86" w:author="Ленар Kska" w:date="2025-12-04T09:47:00Z">
        <w:r>
          <w:rPr/>
          <w:delText xml:space="preserve">4. </w:delText>
        </w:r>
      </w:del>
      <w:del w:id="87" w:author="Ленар Kska" w:date="2025-12-04T09:36:00Z">
        <w:r>
          <w:rPr/>
          <w:delText>Можно включить конкретику:??</w:delText>
        </w:r>
      </w:del>
      <w:ins w:id="88" w:author="Алмаз Хайруллин" w:date="2025-12-03T18:56:00Z">
        <w:del w:id="89" w:author="Ленар Kska" w:date="2025-12-04T09:36:00Z">
          <w:r>
            <w:rPr/>
            <w:delText xml:space="preserve"> </w:delText>
          </w:r>
        </w:del>
      </w:ins>
      <w:ins w:id="90" w:author="Алмаз Хайруллин" w:date="2025-12-03T18:56:00Z">
        <w:del w:id="91" w:author="Ленар Kska" w:date="2025-12-04T09:26:00Z">
          <w:r>
            <w:rPr/>
            <w:delText xml:space="preserve">Я даже не знаю какие тут есть варианты </w:delText>
          </w:r>
        </w:del>
      </w:ins>
    </w:p>
    <w:p w14:paraId="78E888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del w:id="92" w:author="Ленар Kska" w:date="2025-12-04T09:36:00Z"/>
        </w:rPr>
      </w:pPr>
    </w:p>
    <w:p w14:paraId="0BDA2F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del w:id="93" w:author="Ленар Kska" w:date="2025-12-04T09:36:00Z"/>
        </w:rPr>
      </w:pPr>
      <w:del w:id="94" w:author="Ленар Kska" w:date="2025-12-04T09:26:00Z">
        <w:r>
          <w:rPr/>
          <w:delText>-«Твоя ставка» в Альфа-Банке</w:delText>
        </w:r>
      </w:del>
      <w:del w:id="95" w:author="Ленар Kska" w:date="2025-12-04T09:28:00Z">
        <w:r>
          <w:rPr/>
          <w:br w:type="textWrapping"/>
        </w:r>
      </w:del>
      <w:del w:id="96" w:author="Ленар Kska" w:date="2025-12-04T09:36:00Z">
        <w:r>
          <w:rPr/>
          <w:delText>- «Назначь свою ставку» в Т-Банке</w:delText>
        </w:r>
      </w:del>
      <w:del w:id="97" w:author="Ленар Kska" w:date="2025-12-04T09:36:00Z">
        <w:r>
          <w:rPr/>
          <w:br w:type="textWrapping"/>
        </w:r>
      </w:del>
      <w:del w:id="98" w:author="Ленар Kska" w:date="2025-12-04T09:36:00Z">
        <w:r>
          <w:rPr/>
          <w:delText>- «Назначь свою ставку» в Росбанке</w:delText>
        </w:r>
      </w:del>
      <w:del w:id="99" w:author="Ленар Kska" w:date="2025-12-04T09:36:00Z">
        <w:r>
          <w:rPr/>
          <w:br w:type="textWrapping"/>
        </w:r>
      </w:del>
      <w:del w:id="100" w:author="Ленар Kska" w:date="2025-12-04T09:36:00Z">
        <w:r>
          <w:rPr/>
          <w:delText>- «Назначь свою ставку» в Совкомбанк</w:delText>
        </w:r>
      </w:del>
      <w:del w:id="101" w:author="Ленар Kska" w:date="2025-12-04T09:36:00Z">
        <w:r>
          <w:rPr/>
          <w:br w:type="textWrapping"/>
        </w:r>
      </w:del>
      <w:del w:id="102" w:author="Ленар Kska" w:date="2025-12-04T09:36:00Z">
        <w:r>
          <w:rPr/>
          <w:delText>- Услугу «Своя ставка» предлагают </w:delText>
        </w:r>
      </w:del>
      <w:del w:id="103" w:author="Ленар Kska" w:date="2025-12-04T09:36:00Z">
        <w:r>
          <w:rPr>
            <w:b/>
            <w:bCs/>
          </w:rPr>
          <w:delText>«Сбербанк»</w:delText>
        </w:r>
      </w:del>
      <w:del w:id="104" w:author="Ленар Kska" w:date="2025-12-04T09:36:00Z">
        <w:r>
          <w:rPr/>
          <w:delText> и </w:delText>
        </w:r>
      </w:del>
      <w:del w:id="105" w:author="Ленар Kska" w:date="2025-12-04T09:36:00Z">
        <w:r>
          <w:rPr>
            <w:b/>
            <w:bCs/>
          </w:rPr>
          <w:delText>«Банк Уралсиб»</w:delText>
        </w:r>
      </w:del>
      <w:del w:id="106" w:author="Ленар Kska" w:date="2025-12-04T09:36:00Z">
        <w:r>
          <w:rPr/>
          <w:delText>. Также похожую услугу «Назначь свою ставку» предлагает </w:delText>
        </w:r>
      </w:del>
      <w:del w:id="107" w:author="Ленар Kska" w:date="2025-12-04T09:36:00Z">
        <w:r>
          <w:rPr>
            <w:b/>
            <w:bCs/>
          </w:rPr>
          <w:delText>«Дальневосточный банк»</w:delText>
        </w:r>
      </w:del>
      <w:del w:id="108" w:author="Ленар Kska" w:date="2025-12-04T09:36:00Z">
        <w:r>
          <w:rPr/>
          <w:delText>.</w:delText>
        </w:r>
      </w:del>
    </w:p>
    <w:p w14:paraId="4C6063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del w:id="109" w:author="Ленар Kska" w:date="2025-12-04T09:36:00Z"/>
        </w:rPr>
      </w:pPr>
    </w:p>
    <w:p w14:paraId="28D940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del w:id="110" w:author="Ленар Kska" w:date="2025-12-04T09:36:00Z"/>
        </w:rPr>
      </w:pPr>
      <w:del w:id="111" w:author="Ленар Kska" w:date="2025-12-04T09:36:00Z">
        <w:r>
          <w:rPr>
            <w:b/>
            <w:bCs/>
          </w:rPr>
          <w:delText>«Выгодная ставка» от Альфа-банка</w:delText>
        </w:r>
      </w:del>
    </w:p>
    <w:p w14:paraId="3179C11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del w:id="112" w:author="Ленар Kska" w:date="2025-12-04T09:36:00Z"/>
        </w:rPr>
      </w:pPr>
      <w:del w:id="113" w:author="Ленар Kska" w:date="2025-12-04T09:36:00Z">
        <w:r>
          <w:rPr>
            <w:b/>
            <w:bCs/>
          </w:rPr>
          <w:delText>«Ваша низкая ставка» от банка ВТБ</w:delText>
        </w:r>
      </w:del>
    </w:p>
    <w:p w14:paraId="26F0FE2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del w:id="114" w:author="Ленар Kska" w:date="2025-12-04T09:36:00Z"/>
        </w:rPr>
      </w:pPr>
      <w:del w:id="115" w:author="Ленар Kska" w:date="2025-12-04T09:36:00Z">
        <w:r>
          <w:rPr>
            <w:b/>
            <w:bCs/>
          </w:rPr>
          <w:delText>«Гарантированная ставка» от «Почта банк»</w:delText>
        </w:r>
      </w:del>
    </w:p>
    <w:p w14:paraId="0651CDA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del w:id="116" w:author="Ленар Kska" w:date="2025-12-04T09:36:00Z"/>
        </w:rPr>
      </w:pPr>
      <w:del w:id="117" w:author="Ленар Kska" w:date="2025-12-04T09:36:00Z">
        <w:r>
          <w:rPr>
            <w:b/>
            <w:bCs/>
          </w:rPr>
          <w:delText>«Управляй кредитом А» от банка ООО КБ «Ренессанс Кредит»</w:delText>
        </w:r>
      </w:del>
    </w:p>
    <w:p w14:paraId="0B4AF96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del w:id="118" w:author="Ленар Kska" w:date="2025-12-04T09:36:00Z"/>
        </w:rPr>
      </w:pPr>
      <w:del w:id="119" w:author="Ленар Kska" w:date="2025-12-04T09:36:00Z">
        <w:r>
          <w:rPr>
            <w:b/>
            <w:bCs/>
          </w:rPr>
          <w:delText>Сервисный пакет «Управляй Легко» от ПАО «Банк Синара»</w:delText>
        </w:r>
      </w:del>
    </w:p>
    <w:p w14:paraId="564DA7D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del w:id="120" w:author="Ленар Kska" w:date="2025-12-04T09:36:00Z"/>
        </w:rPr>
      </w:pPr>
      <w:del w:id="121" w:author="Ленар Kska" w:date="2025-12-04T09:36:00Z">
        <w:r>
          <w:rPr>
            <w:b/>
            <w:bCs/>
          </w:rPr>
          <w:delText>Опция «Назначь свою ставку» от ПАО «Росбанк»</w:delText>
        </w:r>
      </w:del>
    </w:p>
    <w:p w14:paraId="7C2C1C3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del w:id="122" w:author="Ленар Kska" w:date="2025-12-04T09:36:00Z"/>
        </w:rPr>
      </w:pPr>
      <w:del w:id="123" w:author="Ленар Kska" w:date="2025-12-04T09:36:00Z">
        <w:r>
          <w:rPr>
            <w:b/>
            <w:bCs/>
          </w:rPr>
          <w:delText>Карта «Автолюбитель» по автокредиту от банка ВТБ</w:delText>
        </w:r>
      </w:del>
    </w:p>
    <w:p w14:paraId="434396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</w:rPr>
      </w:pPr>
    </w:p>
    <w:p w14:paraId="5DDEA0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ins w:id="124" w:author="Ленар Kska" w:date="2025-12-04T09:28:00Z"/>
        </w:rPr>
      </w:pPr>
      <w:r>
        <w:t>5. Отзывы, практика??</w:t>
      </w:r>
      <w:ins w:id="125" w:author="Алмаз Хайруллин" w:date="2025-12-03T18:57:00Z">
        <w:r>
          <w:rPr/>
          <w:t xml:space="preserve"> Можно найти решение и сделать ссылку </w:t>
        </w:r>
      </w:ins>
      <w:ins w:id="126" w:author="Ленар Kska" w:date="2025-12-04T09:28:00Z">
        <w:r>
          <w:rPr/>
          <w:br w:type="textWrapping"/>
        </w:r>
      </w:ins>
    </w:p>
    <w:p w14:paraId="130451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ins w:id="127" w:author="Ленар Kska" w:date="2025-12-04T09:28:00Z">
        <w:r>
          <w:rPr/>
          <w:t>6. Частые вопросы</w:t>
        </w:r>
      </w:ins>
      <w:r>
        <w:br w:type="textWrapping"/>
      </w:r>
      <w:del w:id="128" w:author="Ленар Kska" w:date="2025-12-04T09:26:00Z">
        <w:r>
          <w:rPr/>
          <w:br w:type="textWrapping"/>
        </w:r>
      </w:del>
      <w:del w:id="129" w:author="Ленар Kska" w:date="2025-12-04T09:26:00Z">
        <w:r>
          <w:rPr/>
          <w:delText>6. Стоимость ??</w:delText>
        </w:r>
      </w:del>
      <w:ins w:id="130" w:author="Алмаз Хайруллин" w:date="2025-12-03T18:57:00Z">
        <w:del w:id="131" w:author="Ленар Kska" w:date="2025-12-04T09:26:00Z">
          <w:r>
            <w:rPr/>
            <w:delText xml:space="preserve"> это убирай. </w:delText>
          </w:r>
        </w:del>
      </w:ins>
      <w:del w:id="132" w:author="Ленар Kska" w:date="2025-12-04T09:26:00Z">
        <w:r>
          <w:rPr/>
          <w:br w:type="textWrapping"/>
        </w:r>
      </w:del>
    </w:p>
    <w:p w14:paraId="27B6D9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ins w:id="133" w:author="Ленар Kska" w:date="2025-12-04T09:27:00Z"/>
          <w:b w:val="0"/>
          <w:bCs w:val="0"/>
          <w:rPrChange w:id="134" w:author="Ленар Kska" w:date="2025-12-04T09:49:00Z">
            <w:rPr>
              <w:ins w:id="135" w:author="Ленар Kska" w:date="2025-12-04T09:27:00Z"/>
              <w:b/>
              <w:bCs/>
            </w:rPr>
          </w:rPrChange>
        </w:rPr>
      </w:pPr>
      <w:ins w:id="136" w:author="Ленар Kska" w:date="2025-12-04T09:28:00Z">
        <w:r>
          <w:rPr/>
          <w:t>7</w:t>
        </w:r>
      </w:ins>
      <w:ins w:id="137" w:author="Ленар Kska" w:date="2025-12-04T09:27:00Z">
        <w:r>
          <w:rPr/>
          <w:t>. Форма для обратной связи</w:t>
        </w:r>
      </w:ins>
      <w:ins w:id="138" w:author="Ленар Kska" w:date="2025-12-04T09:49:00Z">
        <w:r>
          <w:rPr/>
          <w:t xml:space="preserve"> (также с </w:t>
        </w:r>
      </w:ins>
      <w:ins w:id="139" w:author="Ленар Kska" w:date="2025-12-04T09:49:00Z">
        <w:r>
          <w:rPr>
            <w:lang w:val="en-US"/>
          </w:rPr>
          <w:t>whatsapp</w:t>
        </w:r>
      </w:ins>
      <w:ins w:id="140" w:author="Ленар Kska" w:date="2025-12-04T09:49:00Z">
        <w:r>
          <w:rPr>
            <w:lang w:val="ru-RU"/>
            <w:rPrChange w:id="141" w:author="Ленар Kska" w:date="2025-12-04T09:49:00Z">
              <w:rPr>
                <w:lang w:val="en-US"/>
              </w:rPr>
            </w:rPrChange>
          </w:rPr>
          <w:t xml:space="preserve"> </w:t>
        </w:r>
      </w:ins>
      <w:ins w:id="142" w:author="Ленар Kska" w:date="2025-12-04T09:49:00Z">
        <w:r>
          <w:rPr/>
          <w:t>и Тг)</w:t>
        </w:r>
      </w:ins>
    </w:p>
    <w:p w14:paraId="287F76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</w:rPr>
      </w:pPr>
    </w:p>
    <w:p w14:paraId="2CB9C9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ins w:id="143" w:author="Ленар Kska" w:date="2025-12-04T09:51:00Z"/>
        </w:rPr>
      </w:pPr>
      <w:del w:id="144" w:author="Ленар Kska" w:date="2025-12-04T09:28:00Z">
        <w:r>
          <w:rPr/>
          <w:delText>7</w:delText>
        </w:r>
      </w:del>
      <w:ins w:id="145" w:author="Ленар Kska" w:date="2025-12-04T09:28:00Z">
        <w:r>
          <w:rPr/>
          <w:t>8</w:t>
        </w:r>
      </w:ins>
      <w:r>
        <w:t>. Контакты</w:t>
      </w:r>
    </w:p>
    <w:p w14:paraId="0B5FD8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ins w:id="146" w:author="Ленар Kska" w:date="2025-12-04T09:51:00Z"/>
        </w:rPr>
      </w:pPr>
    </w:p>
    <w:p w14:paraId="005342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ins w:id="147" w:author="Ленар Kska" w:date="2025-12-04T09:51:00Z"/>
        </w:rPr>
      </w:pPr>
    </w:p>
    <w:p w14:paraId="174F88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ins w:id="148" w:author="Ленар Kska" w:date="2025-12-04T09:51:00Z"/>
        </w:rPr>
      </w:pPr>
      <w:ins w:id="149" w:author="Ленар Kska" w:date="2025-12-04T09:51:00Z">
        <w:r>
          <w:rPr/>
          <w:t xml:space="preserve">Основная ориентация на 2 сайта конкурентов: </w:t>
        </w:r>
      </w:ins>
    </w:p>
    <w:p w14:paraId="640BE4C0">
      <w:pPr>
        <w:pStyle w:val="15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ins w:id="150" w:author="Ленар Kska" w:date="2025-12-04T09:52:00Z"/>
        </w:rPr>
      </w:pPr>
      <w:ins w:id="151" w:author="Ленар Kska" w:date="2025-12-04T09:52:00Z">
        <w:r>
          <w:rPr/>
          <w:t>знакомый-юрист.рф</w:t>
        </w:r>
      </w:ins>
    </w:p>
    <w:p w14:paraId="65AE9AED">
      <w:pPr>
        <w:pStyle w:val="15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pPrChange w:id="152" w:author="Ленар Kska" w:date="2025-12-04T09:51:00Z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</w:pPr>
        </w:pPrChange>
      </w:pPr>
      <w:ins w:id="153" w:author="Ленар Kska" w:date="2025-12-04T09:52:00Z">
        <w:r>
          <w:rPr/>
          <w:t>https://tvoi-urist.com/</w:t>
        </w:r>
      </w:ins>
    </w:p>
    <w:p w14:paraId="6E7A4E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br w:type="page"/>
      </w:r>
      <w:ins w:id="154" w:author="Ленар Kska" w:date="2025-12-04T09:51:00Z">
        <w:r>
          <w:rPr/>
          <w:br w:type="textWrapping"/>
        </w:r>
      </w:ins>
    </w:p>
    <w:p w14:paraId="6532E7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Цвета и шрифты основного:</w:t>
      </w:r>
    </w:p>
    <w:p w14:paraId="6CF8B6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C71F4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drawing>
          <wp:inline distT="0" distB="0" distL="0" distR="0">
            <wp:extent cx="5940425" cy="4473575"/>
            <wp:effectExtent l="0" t="0" r="3175" b="3175"/>
            <wp:docPr id="1804790139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90139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615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672EF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26B02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E50C8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C3388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01713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042C8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D1168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FF240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B9EA5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0528F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A4CDC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1AEBC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774A1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06643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E4B09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FB327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6FF36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7E87C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CF188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8FCED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A3CC4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83AA9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D7803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017FB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328A6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sectPr>
      <w:footerReference r:id="rId3" w:type="default"/>
      <w:footerReference r:id="rId4" w:type="even"/>
      <w:pgSz w:w="11906" w:h="16838"/>
      <w:pgMar w:top="1134" w:right="850" w:bottom="1134" w:left="1701" w:header="708" w:footer="708" w:gutter="0"/>
      <w:pgNumType w:start="1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CC"/>
    <w:family w:val="roman"/>
    <w:pitch w:val="default"/>
    <w:sig w:usb0="00000287" w:usb1="00000000" w:usb2="00000000" w:usb3="00000000" w:csb0="200000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409020205090404"/>
    <w:charset w:val="CC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444B2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 xml:space="preserve">PAGE</w:instrText>
    </w:r>
    <w:r>
      <w:rPr>
        <w:color w:val="000000"/>
        <w:sz w:val="24"/>
        <w:szCs w:val="24"/>
      </w:rPr>
      <w:fldChar w:fldCharType="separate"/>
    </w:r>
    <w:r>
      <w:rPr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</w:p>
  <w:p w14:paraId="081C263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BFED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 xml:space="preserve">PAGE</w:instrText>
    </w:r>
    <w:r>
      <w:rPr>
        <w:color w:val="000000"/>
        <w:sz w:val="24"/>
        <w:szCs w:val="24"/>
      </w:rPr>
      <w:fldChar w:fldCharType="separate"/>
    </w:r>
    <w:r>
      <w:rPr>
        <w:color w:val="000000"/>
        <w:sz w:val="24"/>
        <w:szCs w:val="24"/>
      </w:rPr>
      <w:fldChar w:fldCharType="end"/>
    </w:r>
  </w:p>
  <w:p w14:paraId="3F4B60A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017C2F"/>
    <w:multiLevelType w:val="multilevel"/>
    <w:tmpl w:val="32017C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5FD1A9A"/>
    <w:multiLevelType w:val="multilevel"/>
    <w:tmpl w:val="55FD1A9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Ленар Kska">
    <w15:presenceInfo w15:providerId="Windows Live" w15:userId="5c40b0d1ce8103b4"/>
  </w15:person>
  <w15:person w15:author="Алмаз Хайруллин">
    <w15:presenceInfo w15:providerId="Windows Live" w15:userId="34d745ee5bf3c376"/>
  </w15:person>
  <w15:person w15:author="dom">
    <w15:presenceInfo w15:providerId="None" w15:userId="do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bordersDoNotSurroundHeader w:val="0"/>
  <w:bordersDoNotSurroundFooter w:val="0"/>
  <w:trackRevisions w:val="1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6BC"/>
    <w:rsid w:val="00032A29"/>
    <w:rsid w:val="001900E1"/>
    <w:rsid w:val="002558C3"/>
    <w:rsid w:val="002F12E7"/>
    <w:rsid w:val="003243AE"/>
    <w:rsid w:val="00434F08"/>
    <w:rsid w:val="004E0CD8"/>
    <w:rsid w:val="006D3461"/>
    <w:rsid w:val="006F1817"/>
    <w:rsid w:val="00791CF7"/>
    <w:rsid w:val="009166BC"/>
    <w:rsid w:val="009438E7"/>
    <w:rsid w:val="00966FA3"/>
    <w:rsid w:val="009B4442"/>
    <w:rsid w:val="00A439D5"/>
    <w:rsid w:val="00A51E19"/>
    <w:rsid w:val="00C00B6D"/>
    <w:rsid w:val="00C03E08"/>
    <w:rsid w:val="00C41BC5"/>
    <w:rsid w:val="00C74197"/>
    <w:rsid w:val="00CD3F9E"/>
    <w:rsid w:val="00CF257A"/>
    <w:rsid w:val="00D04915"/>
    <w:rsid w:val="00D474D0"/>
    <w:rsid w:val="00DD5EB9"/>
    <w:rsid w:val="00E41F69"/>
    <w:rsid w:val="00E829B0"/>
    <w:rsid w:val="00EF0A78"/>
    <w:rsid w:val="00F30459"/>
    <w:rsid w:val="00FB7666"/>
    <w:rsid w:val="7FFBF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ru-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Table Normal1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paragraph" w:customStyle="1" w:styleId="16">
    <w:name w:val="Revision"/>
    <w:hidden/>
    <w:semiHidden/>
    <w:uiPriority w:val="99"/>
    <w:rPr>
      <w:rFonts w:ascii="Times New Roman" w:hAnsi="Times New Roman" w:eastAsia="Times New Roman" w:cs="Times New Roman"/>
      <w:lang w:val="ru-RU" w:eastAsia="ru-RU" w:bidi="ar-SA"/>
    </w:rPr>
  </w:style>
  <w:style w:type="paragraph" w:customStyle="1" w:styleId="17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1F6BC0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BA00A-5205-4D62-A0C4-B3D2E0CB46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371</Words>
  <Characters>2115</Characters>
  <Lines>17</Lines>
  <Paragraphs>4</Paragraphs>
  <TotalTime>83</TotalTime>
  <ScaleCrop>false</ScaleCrop>
  <LinksUpToDate>false</LinksUpToDate>
  <CharactersWithSpaces>2482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2025-12-03T17:40:00Z</dcterms:created>
  <dc:creator>Ленар Kska</dc:creator>
  <cp:lastModifiedBy>dom</cp:lastModifiedBy>
  <dcterms:modified xsi:type="dcterms:W3CDTF">2025-12-06T20:52:55Z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53C3278A800E9565776D346938F0B0B4_42</vt:lpwstr>
  </property>
</Properties>
</file>